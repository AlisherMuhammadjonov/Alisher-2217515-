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c3qsx9j5rnh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DHL Express Global Logistics Process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By Nurillo (2217527)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3wibwvxf12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DHL Express Global Network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DHL Express Global Network Map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dmkcnln0v5q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📦 1. Initial Shipment Collection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Collection facility in Cologne, Germany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process begins with comprehensive shipment collection from customers worldwide, ensuring proper documentation and security compliance.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Collection Methods: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Online shipping portal and mobile app bookings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Collection through authorized service points and retail partners</w:t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Door-to-door pickup services via dedicated fleet</w:t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 with e-commerce platforms and marketplaces</w:t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Preparation of shipping labels and customs documentation</w:t>
      </w:r>
    </w:p>
    <w:p w:rsidR="00000000" w:rsidDel="00000000" w:rsidP="00000000" w:rsidRDefault="00000000" w:rsidRPr="00000000" w14:paraId="0000000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Collection Hubs: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Cologne (Germany)</w:t>
      </w:r>
      <w:r w:rsidDel="00000000" w:rsidR="00000000" w:rsidRPr="00000000">
        <w:rPr>
          <w:rtl w:val="0"/>
        </w:rPr>
        <w:t xml:space="preserve"> - European headquarters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Hong Kong</w:t>
      </w:r>
      <w:r w:rsidDel="00000000" w:rsidR="00000000" w:rsidRPr="00000000">
        <w:rPr>
          <w:rtl w:val="0"/>
        </w:rPr>
        <w:t xml:space="preserve"> - Asia Pacific hub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Memphis (USA)</w:t>
      </w:r>
      <w:r w:rsidDel="00000000" w:rsidR="00000000" w:rsidRPr="00000000">
        <w:rPr>
          <w:rtl w:val="0"/>
        </w:rPr>
        <w:t xml:space="preserve"> - Americas gateway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Dubai (UAE)</w:t>
      </w:r>
      <w:r w:rsidDel="00000000" w:rsidR="00000000" w:rsidRPr="00000000">
        <w:rPr>
          <w:rtl w:val="0"/>
        </w:rPr>
        <w:t xml:space="preserve"> - Middle East &amp; Africa hub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London Heathrow (UK)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Tokyo Narita (Japan)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Sydney (Australia)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São Paulo (Brazil)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2icz47xhtl7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🏭 2. Sorting &amp; Processing Operations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Automated sorting facility in Leipzig, Germany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Advanced automated sorting systems process millions of shipments daily, categorizing them by destination, service type, and handling requirements.</w:t>
      </w:r>
    </w:p>
    <w:p w:rsidR="00000000" w:rsidDel="00000000" w:rsidP="00000000" w:rsidRDefault="00000000" w:rsidRPr="00000000" w14:paraId="0000001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Processing Features:</w:t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High-speed automated sorting with 99.8% accuracy</w:t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Dimensional weight scanning and optimization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Hazardous materials identification and segregation</w:t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Express, standard, and economy service classification</w:t>
      </w:r>
    </w:p>
    <w:p w:rsidR="00000000" w:rsidDel="00000000" w:rsidP="00000000" w:rsidRDefault="00000000" w:rsidRPr="00000000" w14:paraId="0000002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Real-time tracking integration with barcode scanning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Major Sorting Facilities: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Leipzig (Germany)</w:t>
      </w:r>
      <w:r w:rsidDel="00000000" w:rsidR="00000000" w:rsidRPr="00000000">
        <w:rPr>
          <w:rtl w:val="0"/>
        </w:rPr>
        <w:t xml:space="preserve"> - European SuperHub (147,000 sqm)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Hong Kong</w:t>
      </w:r>
      <w:r w:rsidDel="00000000" w:rsidR="00000000" w:rsidRPr="00000000">
        <w:rPr>
          <w:rtl w:val="0"/>
        </w:rPr>
        <w:t xml:space="preserve"> - Asia Pacific Gateway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Cincinnati (USA)</w:t>
      </w:r>
      <w:r w:rsidDel="00000000" w:rsidR="00000000" w:rsidRPr="00000000">
        <w:rPr>
          <w:rtl w:val="0"/>
        </w:rPr>
        <w:t xml:space="preserve"> - Americas Hub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Bahrain</w:t>
      </w:r>
      <w:r w:rsidDel="00000000" w:rsidR="00000000" w:rsidRPr="00000000">
        <w:rPr>
          <w:rtl w:val="0"/>
        </w:rPr>
        <w:t xml:space="preserve"> - Middle East Hub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Amsterdam Schiphol (Netherlands)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Paris Charles de Gaulle (France)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f706ph0v20z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✈️ 3. Air Transportation Network</w:t>
      </w:r>
    </w:p>
    <w:p w:rsidR="00000000" w:rsidDel="00000000" w:rsidP="00000000" w:rsidRDefault="00000000" w:rsidRPr="00000000" w14:paraId="0000002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DHL Boeing 767-300F at Leipzig Airport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DHL operates one of the world's largest cargo airline fleets, connecting over 220 countries and territories through strategic air routes.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Fleet &amp; Operations: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Dedicated cargo aircraft (Boeing 767F, Boeing 777F, Airbus A300F)</w:t>
      </w:r>
    </w:p>
    <w:p w:rsidR="00000000" w:rsidDel="00000000" w:rsidP="00000000" w:rsidRDefault="00000000" w:rsidRPr="00000000" w14:paraId="0000002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Point-to-point and hub connectivity model</w:t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Night flight operations for next-day delivery</w:t>
      </w:r>
    </w:p>
    <w:p w:rsidR="00000000" w:rsidDel="00000000" w:rsidP="00000000" w:rsidRDefault="00000000" w:rsidRPr="00000000" w14:paraId="0000003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GPS tracking and real-time flight monitoring</w:t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Climate-controlled cargo compartments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Primary Air Routes:</w:t>
      </w:r>
    </w:p>
    <w:p w:rsidR="00000000" w:rsidDel="00000000" w:rsidP="00000000" w:rsidRDefault="00000000" w:rsidRPr="00000000" w14:paraId="00000033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Europe-Asia</w:t>
      </w:r>
      <w:r w:rsidDel="00000000" w:rsidR="00000000" w:rsidRPr="00000000">
        <w:rPr>
          <w:rtl w:val="0"/>
        </w:rPr>
        <w:t xml:space="preserve"> (Leipzig/Cologne to Hong Kong/Shanghai/Tokyo)</w:t>
      </w:r>
    </w:p>
    <w:p w:rsidR="00000000" w:rsidDel="00000000" w:rsidP="00000000" w:rsidRDefault="00000000" w:rsidRPr="00000000" w14:paraId="00000034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Trans-Atlantic</w:t>
      </w:r>
      <w:r w:rsidDel="00000000" w:rsidR="00000000" w:rsidRPr="00000000">
        <w:rPr>
          <w:rtl w:val="0"/>
        </w:rPr>
        <w:t xml:space="preserve"> (Leipzig to Cincinnati/New York)</w:t>
      </w:r>
    </w:p>
    <w:p w:rsidR="00000000" w:rsidDel="00000000" w:rsidP="00000000" w:rsidRDefault="00000000" w:rsidRPr="00000000" w14:paraId="0000003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Trans-Pacific</w:t>
      </w:r>
      <w:r w:rsidDel="00000000" w:rsidR="00000000" w:rsidRPr="00000000">
        <w:rPr>
          <w:rtl w:val="0"/>
        </w:rPr>
        <w:t xml:space="preserve"> (Hong Kong to Anchorage to Cincinnati)</w:t>
      </w:r>
    </w:p>
    <w:p w:rsidR="00000000" w:rsidDel="00000000" w:rsidP="00000000" w:rsidRDefault="00000000" w:rsidRPr="00000000" w14:paraId="00000036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Intra-Europe</w:t>
      </w:r>
      <w:r w:rsidDel="00000000" w:rsidR="00000000" w:rsidRPr="00000000">
        <w:rPr>
          <w:rtl w:val="0"/>
        </w:rPr>
        <w:t xml:space="preserve"> (Leipzig to London/Paris/Milan/Madrid)</w:t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Middle East Connector</w:t>
      </w:r>
      <w:r w:rsidDel="00000000" w:rsidR="00000000" w:rsidRPr="00000000">
        <w:rPr>
          <w:rtl w:val="0"/>
        </w:rPr>
        <w:t xml:space="preserve"> (Dubai to Europe/Asia routes)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b9vtpf70di6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🚛 4. Ground Transportation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Ground transportation hub in Memphis, USA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Extensive ground network ensures seamless connectivity between airports and final destinations, optimizing delivery routes and timeframes.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Ground Operations: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Dedicated truck fleet with GPS tracking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Cross-docking facilities for efficient transfers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Route optimization algorithms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Temperature-controlled vehicles for sensitive shipments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 with local delivery partners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Ground Hubs:</w:t>
      </w:r>
    </w:p>
    <w:p w:rsidR="00000000" w:rsidDel="00000000" w:rsidP="00000000" w:rsidRDefault="00000000" w:rsidRPr="00000000" w14:paraId="0000004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Memphis (USA)</w:t>
      </w:r>
      <w:r w:rsidDel="00000000" w:rsidR="00000000" w:rsidRPr="00000000">
        <w:rPr>
          <w:rtl w:val="0"/>
        </w:rPr>
        <w:t xml:space="preserve"> - Americas ground operations</w:t>
      </w:r>
    </w:p>
    <w:p w:rsidR="00000000" w:rsidDel="00000000" w:rsidP="00000000" w:rsidRDefault="00000000" w:rsidRPr="00000000" w14:paraId="00000044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Cologne (Germany)</w:t>
      </w:r>
      <w:r w:rsidDel="00000000" w:rsidR="00000000" w:rsidRPr="00000000">
        <w:rPr>
          <w:rtl w:val="0"/>
        </w:rPr>
        <w:t xml:space="preserve"> - European road network center</w:t>
      </w:r>
    </w:p>
    <w:p w:rsidR="00000000" w:rsidDel="00000000" w:rsidP="00000000" w:rsidRDefault="00000000" w:rsidRPr="00000000" w14:paraId="00000045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Hong Kong</w:t>
      </w:r>
      <w:r w:rsidDel="00000000" w:rsidR="00000000" w:rsidRPr="00000000">
        <w:rPr>
          <w:rtl w:val="0"/>
        </w:rPr>
        <w:t xml:space="preserve"> - Asia Pacific distribution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Dubai (UAE)</w:t>
      </w:r>
      <w:r w:rsidDel="00000000" w:rsidR="00000000" w:rsidRPr="00000000">
        <w:rPr>
          <w:rtl w:val="0"/>
        </w:rPr>
        <w:t xml:space="preserve"> - Middle East &amp; Africa gateway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Singapore</w:t>
      </w:r>
      <w:r w:rsidDel="00000000" w:rsidR="00000000" w:rsidRPr="00000000">
        <w:rPr>
          <w:rtl w:val="0"/>
        </w:rPr>
        <w:t xml:space="preserve"> - Southeast Asia hub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Toronto (Canada)</w:t>
      </w:r>
      <w:r w:rsidDel="00000000" w:rsidR="00000000" w:rsidRPr="00000000">
        <w:rPr>
          <w:rtl w:val="0"/>
        </w:rPr>
        <w:t xml:space="preserve"> - North American gateway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8ss4mmg8ley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📋 5. Customs Clearance &amp; Documentation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Customs processing center in Dubai, UAE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Specialized customs brokerage services ensure smooth international shipment processing with compliance to local regulations.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Customs Services: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Electronic customs declaration processing</w:t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Duty and tax calculation and collection</w:t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Regulatory compliance verification</w:t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Import/export license validation</w:t>
      </w:r>
    </w:p>
    <w:p w:rsidR="00000000" w:rsidDel="00000000" w:rsidP="00000000" w:rsidRDefault="00000000" w:rsidRPr="00000000" w14:paraId="00000052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Specialized handling for restricted goods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Major Customs Centers: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Dubai (UAE)</w:t>
      </w:r>
      <w:r w:rsidDel="00000000" w:rsidR="00000000" w:rsidRPr="00000000">
        <w:rPr>
          <w:rtl w:val="0"/>
        </w:rPr>
        <w:t xml:space="preserve"> - Middle East &amp; Africa clearance hub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Hong Kong</w:t>
      </w:r>
      <w:r w:rsidDel="00000000" w:rsidR="00000000" w:rsidRPr="00000000">
        <w:rPr>
          <w:rtl w:val="0"/>
        </w:rPr>
        <w:t xml:space="preserve"> - Asia Pacific customs gateway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Frankfurt (Germany)</w:t>
      </w:r>
      <w:r w:rsidDel="00000000" w:rsidR="00000000" w:rsidRPr="00000000">
        <w:rPr>
          <w:rtl w:val="0"/>
        </w:rPr>
        <w:t xml:space="preserve"> - European customs center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Miami (USA)</w:t>
      </w:r>
      <w:r w:rsidDel="00000000" w:rsidR="00000000" w:rsidRPr="00000000">
        <w:rPr>
          <w:rtl w:val="0"/>
        </w:rPr>
        <w:t xml:space="preserve"> - Americas customs hub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Singapore</w:t>
      </w:r>
      <w:r w:rsidDel="00000000" w:rsidR="00000000" w:rsidRPr="00000000">
        <w:rPr>
          <w:rtl w:val="0"/>
        </w:rPr>
        <w:t xml:space="preserve"> - ASEAN region processing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London (UK)</w:t>
      </w:r>
      <w:r w:rsidDel="00000000" w:rsidR="00000000" w:rsidRPr="00000000">
        <w:rPr>
          <w:rtl w:val="0"/>
        </w:rPr>
        <w:t xml:space="preserve"> - UK &amp; Ireland operations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gochwtgx34s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🏠 6. Final Mile Delivery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Last-mile delivery in Berlin, Germany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final phase ensures precise, timely delivery to recipients with comprehensive tracking and proof of delivery documentation.</w:t>
      </w:r>
    </w:p>
    <w:p w:rsidR="00000000" w:rsidDel="00000000" w:rsidP="00000000" w:rsidRDefault="00000000" w:rsidRPr="00000000" w14:paraId="0000005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Delivery Features: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Real-time delivery tracking and notifications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Flexible delivery options (home, office, service points)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Electronic signature capture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SMS/email delivery confirmations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Same-day and time-definite delivery options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Regional Delivery Networks: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Europe</w:t>
      </w:r>
      <w:r w:rsidDel="00000000" w:rsidR="00000000" w:rsidRPr="00000000">
        <w:rPr>
          <w:rtl w:val="0"/>
        </w:rPr>
        <w:t xml:space="preserve"> - Comprehensive coverage across 40+ countries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Americas</w:t>
      </w:r>
      <w:r w:rsidDel="00000000" w:rsidR="00000000" w:rsidRPr="00000000">
        <w:rPr>
          <w:rtl w:val="0"/>
        </w:rPr>
        <w:t xml:space="preserve"> - USA, Canada, Mexico, and Latin America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Asia Pacific</w:t>
      </w:r>
      <w:r w:rsidDel="00000000" w:rsidR="00000000" w:rsidRPr="00000000">
        <w:rPr>
          <w:rtl w:val="0"/>
        </w:rPr>
        <w:t xml:space="preserve"> - 25+ countries including China, Japan, Australia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Middle East &amp; Africa</w:t>
      </w:r>
      <w:r w:rsidDel="00000000" w:rsidR="00000000" w:rsidRPr="00000000">
        <w:rPr>
          <w:rtl w:val="0"/>
        </w:rPr>
        <w:t xml:space="preserve"> - 60+ countries and territories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Special Networks</w:t>
      </w:r>
      <w:r w:rsidDel="00000000" w:rsidR="00000000" w:rsidRPr="00000000">
        <w:rPr>
          <w:rtl w:val="0"/>
        </w:rPr>
        <w:t xml:space="preserve"> - Remote locations and island destinations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65zagvk37t4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Service Coverage Statistics</w:t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220+</w:t>
      </w:r>
      <w:r w:rsidDel="00000000" w:rsidR="00000000" w:rsidRPr="00000000">
        <w:rPr>
          <w:rtl w:val="0"/>
        </w:rPr>
        <w:t xml:space="preserve"> Countries and territories served</w:t>
      </w:r>
    </w:p>
    <w:p w:rsidR="00000000" w:rsidDel="00000000" w:rsidP="00000000" w:rsidRDefault="00000000" w:rsidRPr="00000000" w14:paraId="0000006D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7,000+</w:t>
      </w:r>
      <w:r w:rsidDel="00000000" w:rsidR="00000000" w:rsidRPr="00000000">
        <w:rPr>
          <w:rtl w:val="0"/>
        </w:rPr>
        <w:t xml:space="preserve"> Service centers worldwide</w:t>
      </w:r>
    </w:p>
    <w:p w:rsidR="00000000" w:rsidDel="00000000" w:rsidP="00000000" w:rsidRDefault="00000000" w:rsidRPr="00000000" w14:paraId="0000006E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290+</w:t>
      </w:r>
      <w:r w:rsidDel="00000000" w:rsidR="00000000" w:rsidRPr="00000000">
        <w:rPr>
          <w:rtl w:val="0"/>
        </w:rPr>
        <w:t xml:space="preserve"> Aircraft in dedicated fleet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33,000+</w:t>
      </w:r>
      <w:r w:rsidDel="00000000" w:rsidR="00000000" w:rsidRPr="00000000">
        <w:rPr>
          <w:rtl w:val="0"/>
        </w:rPr>
        <w:t xml:space="preserve"> Vehicles in ground fleet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24/7</w:t>
      </w:r>
      <w:r w:rsidDel="00000000" w:rsidR="00000000" w:rsidRPr="00000000">
        <w:rPr>
          <w:rtl w:val="0"/>
        </w:rPr>
        <w:t xml:space="preserve"> Customer service support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99.1%</w:t>
      </w:r>
      <w:r w:rsidDel="00000000" w:rsidR="00000000" w:rsidRPr="00000000">
        <w:rPr>
          <w:rtl w:val="0"/>
        </w:rPr>
        <w:t xml:space="preserve"> On-time delivery performance</w:t>
      </w:r>
    </w:p>
    <w:p w:rsidR="00000000" w:rsidDel="00000000" w:rsidP="00000000" w:rsidRDefault="00000000" w:rsidRPr="00000000" w14:paraId="00000072">
      <w:pPr>
        <w:rPr>
          <w:i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ins w:author="Nurillo" w:id="0" w:date="2025-06-10T10:43:43Z"/>
          <w:i w:val="1"/>
        </w:rPr>
      </w:pPr>
      <w:ins w:author="Nurillo" w:id="0" w:date="2025-06-10T10:43:43Z">
        <w:r w:rsidDel="00000000" w:rsidR="00000000" w:rsidRPr="00000000">
          <w:br w:type="page"/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4">
      <w:pPr>
        <w:rPr>
          <w:ins w:author="Nurillo" w:id="0" w:date="2025-06-10T10:43:43Z"/>
          <w:rPrChange w:author="Nurillo" w:id="1" w:date="2025-06-10T10:43:43Z">
            <w:rPr>
              <w:i w:val="1"/>
            </w:rPr>
          </w:rPrChange>
        </w:rPr>
      </w:pPr>
      <w:ins w:author="Nurillo" w:id="0" w:date="2025-06-10T10:43:43Z">
        <w:r w:rsidDel="00000000" w:rsidR="00000000" w:rsidRPr="00000000">
          <w:rPr>
            <w:rPrChange w:author="Nurillo" w:id="1" w:date="2025-06-10T10:43:43Z">
              <w:rPr>
                <w:i w:val="1"/>
              </w:rPr>
            </w:rPrChange>
          </w:rPr>
          <w:drawing>
            <wp:inline distB="114300" distT="114300" distL="114300" distR="114300">
              <wp:extent cx="5943600" cy="7539038"/>
              <wp:effectExtent b="0" l="0" r="0" t="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5390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75">
      <w:pPr>
        <w:rPr>
          <w:rPrChange w:author="Nurillo" w:id="1" w:date="2025-06-10T10:43:43Z">
            <w:rPr/>
          </w:rPrChange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